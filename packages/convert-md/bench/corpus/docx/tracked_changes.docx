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The migration took </w:t>
      </w:r>
      <w:del w:author="editor" w:date="2026-07-10T00:00:00Z" w:id="1">
        <w:r>
          <w:delText>four</w:delText>
        </w:r>
      </w:del>
      <w:ins w:author="editor" w:date="2026-07-10T00:00:00Z" w:id="2">
        <w:r>
          <w:t>two</w:t>
        </w:r>
      </w:ins>
      <w:r>
        <w:t xml:space="preserve"> weeks longer than planned.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